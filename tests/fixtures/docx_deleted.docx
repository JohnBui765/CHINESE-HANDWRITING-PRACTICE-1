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mc:Ignorable="wps">
  <w:body>
    <w:p>
      <w:r>
        <w:t xml:space="preserve">爸爸 </w:t>
      </w:r>
      <w:del w:id="1" w:author="T" w:date="2026-01-01T00:00:00Z">
        <w:r>
          <w:delText>错字</w:delText>
        </w:r>
      </w:del>
      <w:ins w:id="2" w:author="T" w:date="2026-01-01T00:00:00Z">
        <w:r>
          <w:t xml:space="preserve">妈妈</w:t>
        </w:r>
      </w:ins>
    </w:p>
    <w:p>
      <w:pPr>
        <w:rPr>
          <w:del w:id="3" w:author="T" w:date="2026-01-01T00:00:00Z"/>
        </w:rPr>
      </w:pPr>
      <w:r>
        <w:t xml:space="preserve">妹妹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
<Relationship Id="rIdLink" Type="http://schemas.openxmlformats.org/officeDocument/2006/relationships/hyperlink" Target="https://example.com/" TargetMode="External"/>
<Relationship Id="rIdImage" Type="http://schemas.openxmlformats.org/officeDocument/2006/relationships/image" Target="media/image1.png"/>
</Relationships>
</file>